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  <w:ins w:id="1" w:author="fixture" w:date="2026-10-06T00:00:00Z">
        <w:r>
          <w:t xml:space="preserve">挿入された文</w:t>
        </w:r>
      </w:ins>
      <w:del w:id="2" w:author="fixture" w:date="2026-10-06T00:00:00Z">
        <w:r>
          <w:delText>削除された文</w:delText>
        </w:r>
      </w:del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